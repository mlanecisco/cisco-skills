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 enablement proposal</w:t>
      </w:r>
    </w:p>
    <w:p>
      <w:r>
        <w:t>We propose two more training sessions for partner staff in November.</w:t>
      </w:r>
      <w:del w:id="1" w:author="Jordan Sample" w:date="2026-10-29T10:00:00Z">
        <w:r>
          <w:delText xml:space="preserve"> Our cost floor is 41 dollars per seat.</w:delText>
        </w:r>
      </w:del>
      <w:ins w:id="2" w:author="Jordan Sample" w:date="2026-10-29T10:00:00Z">
        <w:r>
          <w:t xml:space="preserve"> Pricing follows the standard rate card.</w:t>
        </w:r>
      </w:ins>
    </w:p>
    <w:p>
      <w:commentRangeStart w:id="0"/>
      <w:r>
        <w:t>The partner may reuse the training materials for its own staff.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ordan Sample" w:initials="" w:date="2026-10-30T09:00:00Z">
    <w:p>
      <w:pPr>
        <w:pStyle w:val="CommentText"/>
      </w:pPr>
      <w:r>
        <w:rPr>
          <w:rStyle w:val="CommentReference"/>
        </w:rPr>
        <w:annotationRef/>
      </w:r>
      <w:r>
        <w:t>Legal hasn't approved this clause yet.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Sample</dc:creator>
  <cp:keywords/>
  <dc:description>generated by python-docx</dc:description>
  <cp:lastModifiedBy>Jordan Sample</cp:lastModifiedBy>
  <cp:revision>1</cp:revision>
  <dcterms:created xsi:type="dcterms:W3CDTF">2026-10-30T09:00:00Z</dcterms:created>
  <dcterms:modified xsi:type="dcterms:W3CDTF">2026-10-30T09:00:00Z</dcterms:modified>
  <cp:category/>
</cp:coreProperties>
</file>